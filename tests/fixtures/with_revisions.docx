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r>
        <w:t>Intro paragraph.</w:t>
      </w:r>
    </w:p>
    <w:p>
      <w:r>
        <w:t>Before insertion. </w:t>
      </w:r>
      <w:ins w:id="1" w:author="Alice" w:date="2026-01-01T00:00:00Z">
        <w:r>
          <w:rPr>
            <w:b/>
          </w:rPr>
          <w:t xml:space="preserve">inserted text</w:t>
        </w:r>
      </w:ins>
      <w:r>
        <w:t> after.</w:t>
      </w:r>
    </w:p>
    <w:p>
      <w:r>
        <w:t>Before deletion. </w:t>
      </w:r>
      <w:del w:id="2" w:author="Bob" w:date="2026-01-02T00:00:00Z">
        <w:r>
          <w:rPr>
            <w:i/>
          </w:rPr>
          <w:delText xml:space="preserve">deleted text</w:delText>
        </w:r>
      </w:del>
      <w:r>
        <w:t> after.</w:t>
      </w:r>
    </w:p>
    <w:p>
      <w:pPr>
        <w:rPr>
          <w:del w:id="3" w:author="Bob" w:date="2026-01-03T00:00:00Z"/>
        </w:rPr>
      </w:pPr>
      <w:r>
        <w:t>Paragraph with deleted mark.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/Relationships>
</file>